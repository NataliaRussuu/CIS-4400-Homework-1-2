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390A32" w14:textId="77777777" w:rsidR="00354F70" w:rsidRDefault="00354F70">
      <w:pPr>
        <w:ind w:left="720"/>
      </w:pPr>
    </w:p>
    <w:p w14:paraId="2D48EBD8" w14:textId="77777777" w:rsidR="00354F70" w:rsidRDefault="00000000">
      <w:pPr>
        <w:numPr>
          <w:ilvl w:val="0"/>
          <w:numId w:val="1"/>
        </w:numPr>
        <w:rPr>
          <w:b/>
          <w:sz w:val="24"/>
          <w:szCs w:val="24"/>
        </w:rPr>
      </w:pPr>
      <w:r>
        <w:rPr>
          <w:b/>
          <w:sz w:val="24"/>
          <w:szCs w:val="24"/>
        </w:rPr>
        <w:t>Business Problem:</w:t>
      </w:r>
    </w:p>
    <w:p w14:paraId="618C827A" w14:textId="77777777" w:rsidR="00354F70" w:rsidRDefault="00000000">
      <w:pPr>
        <w:ind w:left="1440"/>
      </w:pPr>
      <w:r>
        <w:t xml:space="preserve">I have been approached by New York State and some data analysts to build a data warehouse that combines and stores data from the New York State Department of Buildings (DOB). The requirements involve obtaining data via NYC Open Data, the data concerns NYC area. The data gets updated daily on the state website, so it needs to be pulled every 24 hours and then added to a data warehouse that can be accessed by different users with attributed credentials and roles. </w:t>
      </w:r>
    </w:p>
    <w:p w14:paraId="66766752" w14:textId="77777777" w:rsidR="00354F70" w:rsidRDefault="00000000">
      <w:pPr>
        <w:numPr>
          <w:ilvl w:val="0"/>
          <w:numId w:val="1"/>
        </w:numPr>
        <w:rPr>
          <w:b/>
          <w:sz w:val="24"/>
          <w:szCs w:val="24"/>
        </w:rPr>
      </w:pPr>
      <w:r>
        <w:rPr>
          <w:b/>
          <w:sz w:val="24"/>
          <w:szCs w:val="24"/>
        </w:rPr>
        <w:t>Business Impact:</w:t>
      </w:r>
    </w:p>
    <w:p w14:paraId="6766AF4B" w14:textId="77777777" w:rsidR="00354F70" w:rsidRDefault="00000000">
      <w:pPr>
        <w:ind w:left="1440"/>
      </w:pPr>
      <w:r>
        <w:t>Having a warehouse set up will ease the process of data mining, as well as a concrete form of reporting. It can show different pictures of the approval process, number of permits per type of jobs, or per borough and other data.</w:t>
      </w:r>
    </w:p>
    <w:p w14:paraId="695FCFC6" w14:textId="77777777" w:rsidR="00354F70" w:rsidRDefault="00354F70">
      <w:pPr>
        <w:ind w:left="1440"/>
      </w:pPr>
    </w:p>
    <w:p w14:paraId="1BB2BE9E" w14:textId="77777777" w:rsidR="00354F70" w:rsidRDefault="00000000">
      <w:pPr>
        <w:ind w:left="1440"/>
      </w:pPr>
      <w:r>
        <w:t xml:space="preserve">The costs of this data warehouse will be initially low, as I will use free trials available, later we will discuss the budget depending on the client’s requests and needs. Snowflake offers a beginner plan for an extra-small sized warehouse that is a good fit for this project, so I will use Snowflake - the computing-based data cloud, to store and analyze the data. Eventually, as the DOB will add more in-state data, costs could and  will increase. </w:t>
      </w:r>
    </w:p>
    <w:p w14:paraId="33476527" w14:textId="77777777" w:rsidR="00354F70" w:rsidRDefault="00354F70">
      <w:pPr>
        <w:ind w:left="1440"/>
      </w:pPr>
    </w:p>
    <w:p w14:paraId="55005405" w14:textId="77777777" w:rsidR="00354F70" w:rsidRDefault="00000000">
      <w:pPr>
        <w:numPr>
          <w:ilvl w:val="0"/>
          <w:numId w:val="1"/>
        </w:numPr>
        <w:rPr>
          <w:b/>
          <w:sz w:val="24"/>
          <w:szCs w:val="24"/>
        </w:rPr>
      </w:pPr>
      <w:r>
        <w:rPr>
          <w:b/>
          <w:sz w:val="24"/>
          <w:szCs w:val="24"/>
        </w:rPr>
        <w:t>Business Persona:</w:t>
      </w:r>
    </w:p>
    <w:p w14:paraId="08A42F44" w14:textId="77777777" w:rsidR="00354F70" w:rsidRDefault="00000000">
      <w:pPr>
        <w:ind w:left="1440"/>
      </w:pPr>
      <w:r>
        <w:t xml:space="preserve">The data warehouse will be primarily used by government agencies and data analysts/scientists. It will allow the users to make faster,  educated decisions on how the approval/ application process for permits goes in NYC,  the distribution of job types throughout the 5 boroughs of NYC, the speed of executed work etc. </w:t>
      </w:r>
    </w:p>
    <w:p w14:paraId="1DB60950" w14:textId="77777777" w:rsidR="00354F70" w:rsidRDefault="00354F70">
      <w:pPr>
        <w:ind w:left="1440"/>
      </w:pPr>
    </w:p>
    <w:p w14:paraId="6B901215" w14:textId="77777777" w:rsidR="00354F70" w:rsidRDefault="00000000">
      <w:pPr>
        <w:numPr>
          <w:ilvl w:val="0"/>
          <w:numId w:val="1"/>
        </w:numPr>
        <w:rPr>
          <w:b/>
          <w:sz w:val="24"/>
          <w:szCs w:val="24"/>
        </w:rPr>
      </w:pPr>
      <w:r>
        <w:rPr>
          <w:b/>
          <w:sz w:val="24"/>
          <w:szCs w:val="24"/>
        </w:rPr>
        <w:t>Data:</w:t>
      </w:r>
    </w:p>
    <w:p w14:paraId="1112AF89" w14:textId="77777777" w:rsidR="00354F70" w:rsidRDefault="00000000">
      <w:pPr>
        <w:ind w:left="1440"/>
        <w:rPr>
          <w:shd w:val="clear" w:color="auto" w:fill="D9D2E9"/>
        </w:rPr>
      </w:pPr>
      <w:r>
        <w:t>Data comes from the</w:t>
      </w:r>
      <w:r>
        <w:rPr>
          <w:shd w:val="clear" w:color="auto" w:fill="D9D2E9"/>
        </w:rPr>
        <w:t xml:space="preserve"> NYS Open Data Source. </w:t>
      </w:r>
    </w:p>
    <w:p w14:paraId="14E4D0A5" w14:textId="77777777" w:rsidR="00354F70" w:rsidRDefault="00000000">
      <w:pPr>
        <w:ind w:left="1440"/>
      </w:pPr>
      <w:r>
        <w:t>Through the link below it can be accessed the initial data set:</w:t>
      </w:r>
    </w:p>
    <w:p w14:paraId="2925146C" w14:textId="77777777" w:rsidR="00354F70" w:rsidRDefault="00354F70">
      <w:pPr>
        <w:ind w:left="1440"/>
      </w:pPr>
    </w:p>
    <w:p w14:paraId="0E8D3BD8" w14:textId="77777777" w:rsidR="00354F70" w:rsidRDefault="00000000">
      <w:pPr>
        <w:ind w:left="1440"/>
      </w:pPr>
      <w:hyperlink r:id="rId7">
        <w:r>
          <w:rPr>
            <w:color w:val="1155CC"/>
            <w:u w:val="single"/>
          </w:rPr>
          <w:t>https://data.cityofnewyork.us/Housing-Development/DOB-NOW-Build-Approved-Permits/rbx6-tga4</w:t>
        </w:r>
      </w:hyperlink>
    </w:p>
    <w:p w14:paraId="5B3D8151" w14:textId="77777777" w:rsidR="00354F70" w:rsidRDefault="00354F70"/>
    <w:p w14:paraId="6196F4F0" w14:textId="77777777" w:rsidR="00354F70" w:rsidRDefault="00000000">
      <w:pPr>
        <w:ind w:left="1440"/>
      </w:pPr>
      <w:r>
        <w:t>Size: ROWS: 450K, COLUMNS: 35.</w:t>
      </w:r>
    </w:p>
    <w:p w14:paraId="773F8655" w14:textId="77777777" w:rsidR="00354F70" w:rsidRDefault="00354F70">
      <w:pPr>
        <w:ind w:left="1440"/>
      </w:pPr>
    </w:p>
    <w:p w14:paraId="5B116157" w14:textId="77777777" w:rsidR="00354F70" w:rsidRDefault="00354F70"/>
    <w:p w14:paraId="44D02730" w14:textId="77777777" w:rsidR="00354F70" w:rsidRDefault="00000000">
      <w:pPr>
        <w:ind w:left="1440"/>
        <w:rPr>
          <w:i/>
        </w:rPr>
      </w:pPr>
      <w:r>
        <w:rPr>
          <w:i/>
        </w:rPr>
        <w:t xml:space="preserve">I chose to work, later on,  with a smaller set, over 1000+ rows and fewer columns, since the warehouse didn’t allow me to insert such a big volume. The data set will be provided in the scripts. </w:t>
      </w:r>
    </w:p>
    <w:p w14:paraId="007C3B73" w14:textId="77777777" w:rsidR="00354F70" w:rsidRDefault="00354F70">
      <w:pPr>
        <w:ind w:left="1440"/>
        <w:rPr>
          <w:i/>
        </w:rPr>
      </w:pPr>
    </w:p>
    <w:p w14:paraId="39016A8B" w14:textId="77777777" w:rsidR="00354F70" w:rsidRDefault="00354F70">
      <w:pPr>
        <w:ind w:left="1440"/>
        <w:rPr>
          <w:i/>
        </w:rPr>
      </w:pPr>
    </w:p>
    <w:p w14:paraId="06612015" w14:textId="77777777" w:rsidR="00354F70" w:rsidRDefault="00354F70">
      <w:pPr>
        <w:ind w:left="1440"/>
      </w:pPr>
    </w:p>
    <w:p w14:paraId="57186C71" w14:textId="77777777" w:rsidR="00354F70" w:rsidRDefault="00000000">
      <w:pPr>
        <w:numPr>
          <w:ilvl w:val="0"/>
          <w:numId w:val="1"/>
        </w:numPr>
        <w:rPr>
          <w:b/>
          <w:sz w:val="24"/>
          <w:szCs w:val="24"/>
        </w:rPr>
      </w:pPr>
      <w:r>
        <w:rPr>
          <w:b/>
          <w:sz w:val="24"/>
          <w:szCs w:val="24"/>
        </w:rPr>
        <w:t>Methods:</w:t>
      </w:r>
    </w:p>
    <w:p w14:paraId="5F050856" w14:textId="77777777" w:rsidR="00354F70" w:rsidRDefault="00000000">
      <w:pPr>
        <w:ind w:left="1440"/>
      </w:pPr>
      <w:r>
        <w:t xml:space="preserve">I wrote a Python script to extract/analyze data from the above CSV, with an API,  and also did EDA. I created a bucket to upload the data set in the Google Cloud storage.  </w:t>
      </w:r>
    </w:p>
    <w:p w14:paraId="5F1DAA8D" w14:textId="77777777" w:rsidR="00354F70" w:rsidRDefault="00000000">
      <w:r>
        <w:t>The bucket (this contains the data set):</w:t>
      </w:r>
    </w:p>
    <w:p w14:paraId="1024BEDD" w14:textId="77777777" w:rsidR="00354F70" w:rsidRDefault="00000000">
      <w:hyperlink r:id="rId8">
        <w:r>
          <w:rPr>
            <w:color w:val="1155CC"/>
            <w:u w:val="single"/>
          </w:rPr>
          <w:t>https://storage.cloud.google.com/homework1_russu/DOB_permits.csv</w:t>
        </w:r>
      </w:hyperlink>
    </w:p>
    <w:p w14:paraId="6CBADD61" w14:textId="77777777" w:rsidR="00354F70" w:rsidRDefault="00354F70"/>
    <w:p w14:paraId="57CBBBD0" w14:textId="77777777" w:rsidR="00354F70" w:rsidRDefault="00000000">
      <w:r>
        <w:t>Screen shots:</w:t>
      </w:r>
    </w:p>
    <w:p w14:paraId="3DF0F1DB" w14:textId="77777777" w:rsidR="00354F70" w:rsidRDefault="00354F70"/>
    <w:p w14:paraId="5F7B297C" w14:textId="77777777" w:rsidR="00354F70" w:rsidRDefault="00000000">
      <w:r>
        <w:rPr>
          <w:noProof/>
        </w:rPr>
        <w:drawing>
          <wp:inline distT="114300" distB="114300" distL="114300" distR="114300" wp14:anchorId="4BFE11E1" wp14:editId="6D00C35F">
            <wp:extent cx="5943600" cy="22987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943600" cy="2298700"/>
                    </a:xfrm>
                    <a:prstGeom prst="rect">
                      <a:avLst/>
                    </a:prstGeom>
                    <a:ln/>
                  </pic:spPr>
                </pic:pic>
              </a:graphicData>
            </a:graphic>
          </wp:inline>
        </w:drawing>
      </w:r>
    </w:p>
    <w:p w14:paraId="12F36C77" w14:textId="77777777" w:rsidR="00354F70" w:rsidRDefault="00000000">
      <w:r>
        <w:rPr>
          <w:noProof/>
        </w:rPr>
        <w:drawing>
          <wp:inline distT="114300" distB="114300" distL="114300" distR="114300" wp14:anchorId="5153FD29" wp14:editId="1E23EC3B">
            <wp:extent cx="5943600" cy="35052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943600" cy="3505200"/>
                    </a:xfrm>
                    <a:prstGeom prst="rect">
                      <a:avLst/>
                    </a:prstGeom>
                    <a:ln/>
                  </pic:spPr>
                </pic:pic>
              </a:graphicData>
            </a:graphic>
          </wp:inline>
        </w:drawing>
      </w:r>
    </w:p>
    <w:p w14:paraId="1F94D2B8" w14:textId="77777777" w:rsidR="00354F70" w:rsidRDefault="00354F70"/>
    <w:p w14:paraId="2B64AD3E" w14:textId="77777777" w:rsidR="00354F70" w:rsidRDefault="00354F70"/>
    <w:p w14:paraId="5056F98A" w14:textId="77777777" w:rsidR="00354F70" w:rsidRDefault="00354F70"/>
    <w:p w14:paraId="33B0110E" w14:textId="77777777" w:rsidR="00354F70" w:rsidRDefault="00000000">
      <w:pPr>
        <w:ind w:left="1440"/>
      </w:pPr>
      <w:r>
        <w:rPr>
          <w:i/>
          <w:rPrChange w:id="0" w:author="Natalia Russu" w:date="2023-05-16T19:52:00Z">
            <w:rPr/>
          </w:rPrChange>
        </w:rPr>
        <w:t>Data Dictionary</w:t>
      </w:r>
      <w:r>
        <w:t xml:space="preserve"> (I downloaded from the state’s website, see the 2nd sheet of the file): </w:t>
      </w:r>
    </w:p>
    <w:p w14:paraId="048B0B79" w14:textId="77777777" w:rsidR="00354F70" w:rsidRPr="00485CDC" w:rsidRDefault="00354F70">
      <w:pPr>
        <w:ind w:left="1440"/>
        <w:rPr>
          <w:ins w:id="1" w:author="Natalia Russu" w:date="2023-05-16T19:51:00Z"/>
          <w:color w:val="4F81BD" w:themeColor="accent1"/>
        </w:rPr>
      </w:pPr>
    </w:p>
    <w:p w14:paraId="6543DC13" w14:textId="77777777" w:rsidR="00485CDC" w:rsidRDefault="00000000">
      <w:pPr>
        <w:ind w:left="1440"/>
      </w:pPr>
      <w:hyperlink r:id="rId11" w:history="1">
        <w:r w:rsidR="00485CDC" w:rsidRPr="00C96B78">
          <w:rPr>
            <w:rStyle w:val="Hyperlink"/>
          </w:rPr>
          <w:t>https://github.com/NataliaRussuu/CIS-4400-Homework-1-2/blame/009a7210eb5a016cf768dbb8fd7ab721351120f3/DD_DOB_Permit_Issuance_2019-07-29.xlsx</w:t>
        </w:r>
      </w:hyperlink>
    </w:p>
    <w:p w14:paraId="775EAACD" w14:textId="77777777" w:rsidR="00485CDC" w:rsidRDefault="00485CDC">
      <w:pPr>
        <w:ind w:left="1440"/>
      </w:pPr>
    </w:p>
    <w:p w14:paraId="05CB7BE1" w14:textId="77777777" w:rsidR="00485CDC" w:rsidRDefault="00485CDC">
      <w:pPr>
        <w:ind w:left="1440"/>
      </w:pPr>
    </w:p>
    <w:p w14:paraId="6A5C0E86" w14:textId="77777777" w:rsidR="00485CDC" w:rsidRDefault="00485CDC">
      <w:pPr>
        <w:ind w:left="1440"/>
      </w:pPr>
    </w:p>
    <w:p w14:paraId="68A615D3" w14:textId="77777777" w:rsidR="00354F70" w:rsidRDefault="00354F70">
      <w:pPr>
        <w:ind w:left="1440"/>
      </w:pPr>
    </w:p>
    <w:p w14:paraId="46A0361D" w14:textId="77777777" w:rsidR="00354F70" w:rsidRDefault="00000000">
      <w:pPr>
        <w:ind w:left="1440"/>
        <w:rPr>
          <w:del w:id="2" w:author="Natalia Russu" w:date="2023-05-16T19:52:00Z"/>
        </w:rPr>
      </w:pPr>
      <w:r>
        <w:rPr>
          <w:i/>
          <w:rPrChange w:id="3" w:author="Natalia Russu" w:date="2023-05-16T19:52:00Z">
            <w:rPr/>
          </w:rPrChange>
        </w:rPr>
        <w:t>Dimensional Modeling</w:t>
      </w:r>
      <w:r>
        <w:t xml:space="preserve">: see below the model for the project, with </w:t>
      </w:r>
      <w:r>
        <w:rPr>
          <w:highlight w:val="yellow"/>
        </w:rPr>
        <w:t xml:space="preserve">permit item being the granularity of the dimensional model. </w:t>
      </w:r>
    </w:p>
    <w:p w14:paraId="0B48D70C" w14:textId="77777777" w:rsidR="00354F70" w:rsidRDefault="00354F70">
      <w:pPr>
        <w:ind w:left="1440"/>
        <w:rPr>
          <w:del w:id="4" w:author="Natalia Russu" w:date="2023-05-16T19:52:00Z"/>
        </w:rPr>
      </w:pPr>
    </w:p>
    <w:p w14:paraId="046E990A" w14:textId="77777777" w:rsidR="00354F70" w:rsidRDefault="00354F70">
      <w:pPr>
        <w:rPr>
          <w:del w:id="5" w:author="Natalia Russu" w:date="2023-05-16T19:52:00Z"/>
        </w:rPr>
        <w:pPrChange w:id="6" w:author="Natalia Russu" w:date="2023-05-16T19:52:00Z">
          <w:pPr>
            <w:ind w:left="1440"/>
          </w:pPr>
        </w:pPrChange>
      </w:pPr>
    </w:p>
    <w:p w14:paraId="21F1D885" w14:textId="77777777" w:rsidR="00354F70" w:rsidRDefault="00354F70">
      <w:pPr>
        <w:rPr>
          <w:del w:id="7" w:author="Natalia Russu" w:date="2023-05-16T19:52:00Z"/>
        </w:rPr>
      </w:pPr>
    </w:p>
    <w:p w14:paraId="560C2F85" w14:textId="77777777" w:rsidR="00354F70" w:rsidRDefault="00354F70">
      <w:pPr>
        <w:rPr>
          <w:del w:id="8" w:author="Natalia Russu" w:date="2023-05-16T19:52:00Z"/>
        </w:rPr>
      </w:pPr>
    </w:p>
    <w:p w14:paraId="2C87ECEA" w14:textId="77777777" w:rsidR="00354F70" w:rsidRDefault="00354F70">
      <w:pPr>
        <w:rPr>
          <w:del w:id="9" w:author="Natalia Russu" w:date="2023-05-16T19:52:00Z"/>
        </w:rPr>
      </w:pPr>
    </w:p>
    <w:p w14:paraId="7598A08D" w14:textId="77777777" w:rsidR="00354F70" w:rsidRDefault="00354F70">
      <w:pPr>
        <w:rPr>
          <w:del w:id="10" w:author="Natalia Russu" w:date="2023-05-16T19:52:00Z"/>
        </w:rPr>
      </w:pPr>
    </w:p>
    <w:p w14:paraId="7B542F5D" w14:textId="77777777" w:rsidR="00354F70" w:rsidRDefault="00000000">
      <w:r>
        <w:t xml:space="preserve">DIM modeling, created with </w:t>
      </w:r>
      <w:r w:rsidR="00485CDC">
        <w:t>Lucid Chart</w:t>
      </w:r>
      <w:r>
        <w:t xml:space="preserve">, having one fact table that used permit </w:t>
      </w:r>
    </w:p>
    <w:p w14:paraId="67AA0396" w14:textId="77777777" w:rsidR="00354F70" w:rsidRDefault="00000000">
      <w:hyperlink r:id="rId12">
        <w:r>
          <w:rPr>
            <w:color w:val="1155CC"/>
            <w:u w:val="single"/>
          </w:rPr>
          <w:t>https://lucid.app/documents/view/afe9cb41-ba63-499a-b706-e346a4838e61</w:t>
        </w:r>
      </w:hyperlink>
      <w:r>
        <w:t xml:space="preserve"> </w:t>
      </w:r>
    </w:p>
    <w:p w14:paraId="005874A0" w14:textId="77777777" w:rsidR="00485CDC" w:rsidRDefault="00485CDC"/>
    <w:p w14:paraId="5C7EDD83" w14:textId="77777777" w:rsidR="00485CDC" w:rsidRDefault="00485CDC"/>
    <w:p w14:paraId="0A04DE0F" w14:textId="77777777" w:rsidR="00485CDC" w:rsidRDefault="00485CDC"/>
    <w:p w14:paraId="77C7A3C9" w14:textId="7E0FCADF" w:rsidR="00485CDC" w:rsidRDefault="00485CDC">
      <w:r>
        <w:t>A snapshot</w:t>
      </w:r>
      <w:r w:rsidR="00D470E6">
        <w:t xml:space="preserve"> of dim. model</w:t>
      </w:r>
      <w:r>
        <w:t>:</w:t>
      </w:r>
    </w:p>
    <w:p w14:paraId="40E35B04" w14:textId="77777777" w:rsidR="00485CDC" w:rsidRDefault="00485CDC"/>
    <w:p w14:paraId="6D27922D" w14:textId="77777777" w:rsidR="00485CDC" w:rsidRDefault="00485CDC"/>
    <w:p w14:paraId="221FAD81" w14:textId="77777777" w:rsidR="00354F70" w:rsidRDefault="00354F70"/>
    <w:p w14:paraId="344FE9BB" w14:textId="77777777" w:rsidR="00354F70" w:rsidRDefault="00485CDC">
      <w:r>
        <w:rPr>
          <w:noProof/>
        </w:rPr>
        <w:lastRenderedPageBreak/>
        <w:drawing>
          <wp:inline distT="0" distB="0" distL="0" distR="0" wp14:anchorId="632A6135" wp14:editId="6BE01CEC">
            <wp:extent cx="5943600" cy="4479925"/>
            <wp:effectExtent l="0" t="0" r="0" b="3175"/>
            <wp:docPr id="120461425"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61425" name="Picture 1"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4479925"/>
                    </a:xfrm>
                    <a:prstGeom prst="rect">
                      <a:avLst/>
                    </a:prstGeom>
                  </pic:spPr>
                </pic:pic>
              </a:graphicData>
            </a:graphic>
          </wp:inline>
        </w:drawing>
      </w:r>
    </w:p>
    <w:p w14:paraId="78C689CA" w14:textId="77777777" w:rsidR="00354F70" w:rsidRDefault="00354F70"/>
    <w:p w14:paraId="73A108EF" w14:textId="77777777" w:rsidR="00354F70" w:rsidRDefault="00354F70"/>
    <w:p w14:paraId="03E0B117" w14:textId="77777777" w:rsidR="00354F70" w:rsidRDefault="00354F70"/>
    <w:p w14:paraId="5DF660FF" w14:textId="77777777" w:rsidR="00354F70" w:rsidRDefault="00354F70"/>
    <w:p w14:paraId="4FF405D4" w14:textId="77777777" w:rsidR="00354F70" w:rsidRDefault="00354F70"/>
    <w:p w14:paraId="5F908522" w14:textId="77777777" w:rsidR="00354F70" w:rsidRDefault="00000000">
      <w:pPr>
        <w:numPr>
          <w:ilvl w:val="0"/>
          <w:numId w:val="1"/>
        </w:numPr>
        <w:rPr>
          <w:b/>
        </w:rPr>
      </w:pPr>
      <w:r>
        <w:rPr>
          <w:b/>
        </w:rPr>
        <w:t>Data Tools:</w:t>
      </w:r>
    </w:p>
    <w:p w14:paraId="46505180" w14:textId="77777777" w:rsidR="00485CDC" w:rsidRDefault="00000000">
      <w:pPr>
        <w:ind w:left="1440"/>
      </w:pPr>
      <w:r>
        <w:t>Data Storage:</w:t>
      </w:r>
    </w:p>
    <w:p w14:paraId="125387C6" w14:textId="77777777" w:rsidR="00354F70" w:rsidRDefault="00485CDC">
      <w:pPr>
        <w:ind w:left="1440"/>
      </w:pPr>
      <w:r>
        <w:t xml:space="preserve">To store: </w:t>
      </w:r>
      <w:r>
        <w:rPr>
          <w:highlight w:val="yellow"/>
        </w:rPr>
        <w:t>google cloud storage</w:t>
      </w:r>
      <w:r>
        <w:t xml:space="preserve"> to hold the raw csv file of the project:</w:t>
      </w:r>
    </w:p>
    <w:p w14:paraId="298C7C77" w14:textId="77777777" w:rsidR="00485CDC" w:rsidRDefault="00485CDC">
      <w:pPr>
        <w:ind w:left="1440"/>
      </w:pPr>
    </w:p>
    <w:p w14:paraId="0D8FAA4A" w14:textId="77777777" w:rsidR="00485CDC" w:rsidRDefault="00000000">
      <w:pPr>
        <w:ind w:left="1440"/>
      </w:pPr>
      <w:hyperlink r:id="rId14" w:history="1">
        <w:r w:rsidR="00485CDC" w:rsidRPr="00C96B78">
          <w:rPr>
            <w:rStyle w:val="Hyperlink"/>
          </w:rPr>
          <w:t>https://storage.cloud.google.com/homework1_russu/DOB_permits.csv</w:t>
        </w:r>
      </w:hyperlink>
    </w:p>
    <w:p w14:paraId="5B84902E" w14:textId="77777777" w:rsidR="00485CDC" w:rsidRDefault="00485CDC">
      <w:pPr>
        <w:ind w:left="1440"/>
      </w:pPr>
    </w:p>
    <w:p w14:paraId="079C1080" w14:textId="77777777" w:rsidR="00485CDC" w:rsidRDefault="00000000">
      <w:pPr>
        <w:ind w:left="1440"/>
      </w:pPr>
      <w:r>
        <w:t xml:space="preserve">Data Processing: </w:t>
      </w:r>
      <w:r w:rsidR="00485CDC">
        <w:t xml:space="preserve">used Python. </w:t>
      </w:r>
    </w:p>
    <w:p w14:paraId="0931C589" w14:textId="77777777" w:rsidR="00354F70" w:rsidRDefault="00485CDC">
      <w:pPr>
        <w:ind w:left="1440"/>
      </w:pPr>
      <w:r>
        <w:t xml:space="preserve">Initially I  used </w:t>
      </w:r>
      <w:proofErr w:type="spellStart"/>
      <w:r>
        <w:rPr>
          <w:highlight w:val="yellow"/>
        </w:rPr>
        <w:t>Fivetran</w:t>
      </w:r>
      <w:proofErr w:type="spellEnd"/>
      <w:r>
        <w:rPr>
          <w:highlight w:val="yellow"/>
        </w:rPr>
        <w:t xml:space="preserve"> as my ELT platform</w:t>
      </w:r>
      <w:r>
        <w:t xml:space="preserve"> for extracting the data from the storage every 24 hours, so I connected to Google Cloud and tried loading it directly into my data warehouse for transformation later. Then I used SQL code in Snowflake and imported the tables into the warehouse.</w:t>
      </w:r>
    </w:p>
    <w:p w14:paraId="5573D3BD" w14:textId="77777777" w:rsidR="00485CDC" w:rsidRDefault="00485CDC">
      <w:pPr>
        <w:ind w:left="1440"/>
      </w:pPr>
    </w:p>
    <w:p w14:paraId="578ED1A0" w14:textId="77777777" w:rsidR="00485CDC" w:rsidRDefault="00485CDC">
      <w:pPr>
        <w:ind w:left="1440"/>
      </w:pPr>
    </w:p>
    <w:p w14:paraId="1D0CCA68" w14:textId="77777777" w:rsidR="00485CDC" w:rsidRDefault="00485CDC">
      <w:pPr>
        <w:ind w:left="1440"/>
      </w:pPr>
      <w:r>
        <w:rPr>
          <w:noProof/>
        </w:rPr>
        <w:lastRenderedPageBreak/>
        <w:drawing>
          <wp:inline distT="0" distB="0" distL="0" distR="0" wp14:anchorId="0FC26E71" wp14:editId="31139D53">
            <wp:extent cx="5943600" cy="3450590"/>
            <wp:effectExtent l="0" t="0" r="0" b="3810"/>
            <wp:docPr id="1752508896" name="Picture 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508896" name="Picture 2" descr="Graphical user interface, application, Team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450590"/>
                    </a:xfrm>
                    <a:prstGeom prst="rect">
                      <a:avLst/>
                    </a:prstGeom>
                  </pic:spPr>
                </pic:pic>
              </a:graphicData>
            </a:graphic>
          </wp:inline>
        </w:drawing>
      </w:r>
    </w:p>
    <w:p w14:paraId="0EBDC51C" w14:textId="77777777" w:rsidR="00485CDC" w:rsidRDefault="00485CDC">
      <w:pPr>
        <w:ind w:left="1440"/>
      </w:pPr>
    </w:p>
    <w:p w14:paraId="213F8808" w14:textId="77777777" w:rsidR="00485CDC" w:rsidRDefault="00000000">
      <w:pPr>
        <w:ind w:left="1440"/>
      </w:pPr>
      <w:r>
        <w:t xml:space="preserve">Data Orchestration: </w:t>
      </w:r>
      <w:r w:rsidR="00693612">
        <w:t xml:space="preserve">I Used Snowflake, </w:t>
      </w:r>
      <w:proofErr w:type="spellStart"/>
      <w:r w:rsidR="00693612">
        <w:t>Fivetran</w:t>
      </w:r>
      <w:proofErr w:type="spellEnd"/>
      <w:r w:rsidR="00693612">
        <w:t>, Tableau.</w:t>
      </w:r>
    </w:p>
    <w:p w14:paraId="1D5271FA" w14:textId="77777777" w:rsidR="00485CDC" w:rsidRDefault="00485CDC">
      <w:pPr>
        <w:ind w:left="1440"/>
      </w:pPr>
    </w:p>
    <w:p w14:paraId="7EEB39D7" w14:textId="77777777" w:rsidR="00485CDC" w:rsidRDefault="00485CDC">
      <w:pPr>
        <w:ind w:left="1440"/>
      </w:pPr>
    </w:p>
    <w:p w14:paraId="2116EBE3" w14:textId="77777777" w:rsidR="00485CDC" w:rsidRDefault="00485CDC">
      <w:pPr>
        <w:ind w:left="1440"/>
      </w:pPr>
    </w:p>
    <w:p w14:paraId="076423D5" w14:textId="77777777" w:rsidR="00485CDC" w:rsidRDefault="00485CDC">
      <w:pPr>
        <w:ind w:left="1440"/>
      </w:pPr>
    </w:p>
    <w:p w14:paraId="27BF56FB" w14:textId="77777777" w:rsidR="00354F70" w:rsidRDefault="00000000">
      <w:pPr>
        <w:numPr>
          <w:ilvl w:val="0"/>
          <w:numId w:val="1"/>
        </w:numPr>
        <w:rPr>
          <w:b/>
        </w:rPr>
      </w:pPr>
      <w:r>
        <w:rPr>
          <w:b/>
        </w:rPr>
        <w:t>Interface:</w:t>
      </w:r>
    </w:p>
    <w:p w14:paraId="7278A24A" w14:textId="77777777" w:rsidR="00693612" w:rsidRDefault="00693612">
      <w:pPr>
        <w:ind w:left="1440"/>
      </w:pPr>
      <w:r w:rsidRPr="00693612">
        <w:t>Data can be viewed in Snowflake, I created visuals with Tableau. Snowflake is my data warehouse that also allows for dashboards to be built directly in the UI.</w:t>
      </w:r>
      <w:r>
        <w:t xml:space="preserve"> </w:t>
      </w:r>
    </w:p>
    <w:p w14:paraId="18F6D930" w14:textId="77777777" w:rsidR="00693612" w:rsidRDefault="00693612">
      <w:pPr>
        <w:ind w:left="1440"/>
      </w:pPr>
    </w:p>
    <w:p w14:paraId="50F6B3EB" w14:textId="77777777" w:rsidR="00693612" w:rsidRDefault="00693612">
      <w:pPr>
        <w:ind w:left="1440"/>
      </w:pPr>
      <w:r>
        <w:t>HERE is the snowflake access of the tables, there can be also viewed the codes in :</w:t>
      </w:r>
    </w:p>
    <w:p w14:paraId="23612207" w14:textId="77777777" w:rsidR="00693612" w:rsidRDefault="00693612">
      <w:pPr>
        <w:ind w:left="1440"/>
      </w:pPr>
    </w:p>
    <w:p w14:paraId="60633058" w14:textId="77777777" w:rsidR="00354F70" w:rsidRDefault="00000000">
      <w:hyperlink r:id="rId16" w:anchor="/data/databases/DOB_NYC_PERMITS/schemas/PUBLIC/table/NYC_PERMITS/columns" w:history="1">
        <w:r w:rsidR="00693612" w:rsidRPr="00C96B78">
          <w:rPr>
            <w:rStyle w:val="Hyperlink"/>
          </w:rPr>
          <w:t>https://app.snowflake.com/us-east4.gcp/he04105/#/data/databases/DOB_NYC_PERMITS/schemas/PUBLIC/table/NYC_PERMITS/columns</w:t>
        </w:r>
      </w:hyperlink>
    </w:p>
    <w:p w14:paraId="58429CF3" w14:textId="77777777" w:rsidR="00693612" w:rsidRDefault="00693612"/>
    <w:p w14:paraId="0E8BEF38" w14:textId="77777777" w:rsidR="00693612" w:rsidRDefault="00693612"/>
    <w:p w14:paraId="29650220" w14:textId="77777777" w:rsidR="00693612" w:rsidRDefault="00693612"/>
    <w:p w14:paraId="230F43BE" w14:textId="77777777" w:rsidR="00693612" w:rsidRDefault="00693612">
      <w:r>
        <w:t>Quick preview of the database:</w:t>
      </w:r>
    </w:p>
    <w:p w14:paraId="1BA699C1" w14:textId="77777777" w:rsidR="00693612" w:rsidRDefault="00693612"/>
    <w:p w14:paraId="616550C3" w14:textId="77777777" w:rsidR="00693612" w:rsidRDefault="00693612">
      <w:r>
        <w:rPr>
          <w:noProof/>
        </w:rPr>
        <w:lastRenderedPageBreak/>
        <w:drawing>
          <wp:inline distT="0" distB="0" distL="0" distR="0" wp14:anchorId="58873C70" wp14:editId="572672DF">
            <wp:extent cx="5943600" cy="3449955"/>
            <wp:effectExtent l="0" t="0" r="0" b="4445"/>
            <wp:docPr id="1866188653"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188653" name="Picture 5"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449955"/>
                    </a:xfrm>
                    <a:prstGeom prst="rect">
                      <a:avLst/>
                    </a:prstGeom>
                  </pic:spPr>
                </pic:pic>
              </a:graphicData>
            </a:graphic>
          </wp:inline>
        </w:drawing>
      </w:r>
    </w:p>
    <w:p w14:paraId="2D32D953" w14:textId="77777777" w:rsidR="00B32B02" w:rsidRDefault="00B32B02"/>
    <w:p w14:paraId="12C806CB" w14:textId="77777777" w:rsidR="00B32B02" w:rsidRDefault="00B32B02">
      <w:r>
        <w:t>For visuals I used Python</w:t>
      </w:r>
      <w:r w:rsidR="000839EA">
        <w:t>, matplotlib and Tableau.</w:t>
      </w:r>
      <w:r>
        <w:t xml:space="preserve"> </w:t>
      </w:r>
      <w:r w:rsidR="000839EA">
        <w:rPr>
          <w:noProof/>
        </w:rPr>
        <w:drawing>
          <wp:inline distT="0" distB="0" distL="0" distR="0" wp14:anchorId="7911BB36" wp14:editId="3847FD87">
            <wp:extent cx="5943600" cy="3932555"/>
            <wp:effectExtent l="0" t="0" r="0" b="4445"/>
            <wp:docPr id="197527169" name="Picture 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27169" name="Picture 6" descr="Chart, pie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932555"/>
                    </a:xfrm>
                    <a:prstGeom prst="rect">
                      <a:avLst/>
                    </a:prstGeom>
                  </pic:spPr>
                </pic:pic>
              </a:graphicData>
            </a:graphic>
          </wp:inline>
        </w:drawing>
      </w:r>
    </w:p>
    <w:p w14:paraId="1EB951B8" w14:textId="39417732" w:rsidR="000839EA" w:rsidRDefault="00D470E6">
      <w:r>
        <w:lastRenderedPageBreak/>
        <w:t>NUMBER of permits, 2016-2023:</w:t>
      </w:r>
    </w:p>
    <w:p w14:paraId="097F8451" w14:textId="77777777" w:rsidR="00D470E6" w:rsidRDefault="00D470E6"/>
    <w:p w14:paraId="3760DF0A" w14:textId="29825856" w:rsidR="00D470E6" w:rsidRDefault="00D470E6">
      <w:r>
        <w:rPr>
          <w:noProof/>
        </w:rPr>
        <w:drawing>
          <wp:inline distT="0" distB="0" distL="0" distR="0" wp14:anchorId="0883B216" wp14:editId="25ADE928">
            <wp:extent cx="5905985" cy="6136895"/>
            <wp:effectExtent l="0" t="1270" r="0" b="0"/>
            <wp:docPr id="1620399231" name="Picture 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399231" name="Picture 7" descr="A picture containing chart&#10;&#10;Description automatically generated"/>
                    <pic:cNvPicPr/>
                  </pic:nvPicPr>
                  <pic:blipFill rotWithShape="1">
                    <a:blip r:embed="rId19" cstate="print">
                      <a:extLst>
                        <a:ext uri="{28A0092B-C50C-407E-A947-70E740481C1C}">
                          <a14:useLocalDpi xmlns:a14="http://schemas.microsoft.com/office/drawing/2010/main" val="0"/>
                        </a:ext>
                      </a:extLst>
                    </a:blip>
                    <a:srcRect l="5505" t="-3263" r="19961"/>
                    <a:stretch/>
                  </pic:blipFill>
                  <pic:spPr bwMode="auto">
                    <a:xfrm rot="5400000">
                      <a:off x="0" y="0"/>
                      <a:ext cx="5906616" cy="6137551"/>
                    </a:xfrm>
                    <a:prstGeom prst="rect">
                      <a:avLst/>
                    </a:prstGeom>
                    <a:ln>
                      <a:noFill/>
                    </a:ln>
                    <a:extLst>
                      <a:ext uri="{53640926-AAD7-44D8-BBD7-CCE9431645EC}">
                        <a14:shadowObscured xmlns:a14="http://schemas.microsoft.com/office/drawing/2010/main"/>
                      </a:ext>
                    </a:extLst>
                  </pic:spPr>
                </pic:pic>
              </a:graphicData>
            </a:graphic>
          </wp:inline>
        </w:drawing>
      </w:r>
    </w:p>
    <w:p w14:paraId="6EC10261" w14:textId="77777777" w:rsidR="00D470E6" w:rsidRDefault="00D470E6"/>
    <w:p w14:paraId="78E700EC" w14:textId="77777777" w:rsidR="00D470E6" w:rsidRDefault="00D470E6"/>
    <w:p w14:paraId="1E187E2B" w14:textId="77777777" w:rsidR="00D470E6" w:rsidRDefault="00D470E6"/>
    <w:p w14:paraId="003CD5D6" w14:textId="77777777" w:rsidR="00D470E6" w:rsidRDefault="00D470E6"/>
    <w:p w14:paraId="23D1A190" w14:textId="77777777" w:rsidR="00D470E6" w:rsidRDefault="00D470E6"/>
    <w:p w14:paraId="117795B8" w14:textId="77777777" w:rsidR="00D470E6" w:rsidRDefault="00D470E6"/>
    <w:p w14:paraId="1F879501" w14:textId="77777777" w:rsidR="00D470E6" w:rsidRDefault="00D470E6"/>
    <w:p w14:paraId="5F4E9B93" w14:textId="77777777" w:rsidR="00D470E6" w:rsidRDefault="00D470E6"/>
    <w:p w14:paraId="27B01C4A" w14:textId="77777777" w:rsidR="00D470E6" w:rsidRDefault="00D470E6"/>
    <w:p w14:paraId="112225C1" w14:textId="77777777" w:rsidR="00D470E6" w:rsidRDefault="00D470E6"/>
    <w:p w14:paraId="6CF34BE5" w14:textId="77777777" w:rsidR="00D470E6" w:rsidRDefault="00D470E6"/>
    <w:p w14:paraId="1B0E5A09" w14:textId="77777777" w:rsidR="00D470E6" w:rsidRDefault="00D470E6"/>
    <w:p w14:paraId="4680CD9F" w14:textId="4CB3714C" w:rsidR="000839EA" w:rsidRDefault="000839EA">
      <w:r>
        <w:t>Link</w:t>
      </w:r>
      <w:r w:rsidR="00D470E6">
        <w:t>s</w:t>
      </w:r>
      <w:r>
        <w:t xml:space="preserve"> to  Tableau Public</w:t>
      </w:r>
      <w:r w:rsidR="00D470E6">
        <w:t xml:space="preserve"> for more visuals</w:t>
      </w:r>
      <w:r>
        <w:t>:</w:t>
      </w:r>
    </w:p>
    <w:p w14:paraId="61018391" w14:textId="77777777" w:rsidR="00D470E6" w:rsidRDefault="00D470E6"/>
    <w:p w14:paraId="1E0F2E5C" w14:textId="77777777" w:rsidR="00D470E6" w:rsidRDefault="00D470E6"/>
    <w:p w14:paraId="565D1511" w14:textId="7725458A" w:rsidR="000839EA" w:rsidRDefault="00D470E6">
      <w:hyperlink r:id="rId20" w:history="1">
        <w:r w:rsidRPr="004F5092">
          <w:rPr>
            <w:rStyle w:val="Hyperlink"/>
          </w:rPr>
          <w:t>https://public.tableau.com/app/profile/natalia4559/viz/AtimelineofNYCissuedpermitsinNYC/Dashboard4</w:t>
        </w:r>
      </w:hyperlink>
    </w:p>
    <w:p w14:paraId="41947B74" w14:textId="7D6CAE4A" w:rsidR="00D470E6" w:rsidRDefault="00D470E6">
      <w:r>
        <w:rPr>
          <w:noProof/>
        </w:rPr>
        <w:drawing>
          <wp:inline distT="0" distB="0" distL="0" distR="0" wp14:anchorId="1932505B" wp14:editId="67F86A86">
            <wp:extent cx="5943600" cy="3439160"/>
            <wp:effectExtent l="0" t="0" r="0" b="2540"/>
            <wp:docPr id="1280464345"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464345" name="Picture 3" descr="Chart, line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3439160"/>
                    </a:xfrm>
                    <a:prstGeom prst="rect">
                      <a:avLst/>
                    </a:prstGeom>
                  </pic:spPr>
                </pic:pic>
              </a:graphicData>
            </a:graphic>
          </wp:inline>
        </w:drawing>
      </w:r>
    </w:p>
    <w:p w14:paraId="4D6736C2" w14:textId="35FDFA7F" w:rsidR="00D470E6" w:rsidRDefault="00D470E6"/>
    <w:p w14:paraId="6B7FB3F9" w14:textId="04E10202" w:rsidR="00D470E6" w:rsidRDefault="00D470E6">
      <w:hyperlink r:id="rId22" w:history="1">
        <w:r w:rsidRPr="004F5092">
          <w:rPr>
            <w:rStyle w:val="Hyperlink"/>
          </w:rPr>
          <w:t>https://public.tableau.com/app/profile/natalia4559/viz/BarchartcomparisonofDOBpermitsissuedvspermitsexpired/Dashboard2</w:t>
        </w:r>
      </w:hyperlink>
    </w:p>
    <w:p w14:paraId="7F45CBDA" w14:textId="1A5962C5" w:rsidR="00D470E6" w:rsidRDefault="00D470E6">
      <w:r>
        <w:rPr>
          <w:noProof/>
        </w:rPr>
        <w:lastRenderedPageBreak/>
        <w:drawing>
          <wp:inline distT="0" distB="0" distL="0" distR="0" wp14:anchorId="4A372FB0" wp14:editId="48E85C07">
            <wp:extent cx="5943600" cy="3416935"/>
            <wp:effectExtent l="0" t="0" r="0" b="0"/>
            <wp:docPr id="7830405"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0405" name="Picture 4" descr="Chart, bar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3416935"/>
                    </a:xfrm>
                    <a:prstGeom prst="rect">
                      <a:avLst/>
                    </a:prstGeom>
                  </pic:spPr>
                </pic:pic>
              </a:graphicData>
            </a:graphic>
          </wp:inline>
        </w:drawing>
      </w:r>
    </w:p>
    <w:p w14:paraId="722ED4C3" w14:textId="09A53BB2" w:rsidR="00D470E6" w:rsidRDefault="00D470E6"/>
    <w:p w14:paraId="22EFE313" w14:textId="7058DAAB" w:rsidR="00D470E6" w:rsidRDefault="00D470E6">
      <w:hyperlink r:id="rId24" w:history="1">
        <w:r w:rsidRPr="004F5092">
          <w:rPr>
            <w:rStyle w:val="Hyperlink"/>
          </w:rPr>
          <w:t>https://public.tableau.com/app/profile/natalia4559/viz/TreemapofissuedpermitsinNYC2016-2023/Dashboard3</w:t>
        </w:r>
      </w:hyperlink>
    </w:p>
    <w:p w14:paraId="3D5F6E13" w14:textId="03BDD353" w:rsidR="00D470E6" w:rsidRDefault="00D470E6">
      <w:r>
        <w:rPr>
          <w:noProof/>
        </w:rPr>
        <w:drawing>
          <wp:inline distT="0" distB="0" distL="0" distR="0" wp14:anchorId="1DD73D3B" wp14:editId="6C513DD4">
            <wp:extent cx="5943600" cy="2764465"/>
            <wp:effectExtent l="0" t="0" r="0" b="4445"/>
            <wp:docPr id="1842062350" name="Picture 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062350" name="Picture 6" descr="Chart, treemap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66724" cy="2775220"/>
                    </a:xfrm>
                    <a:prstGeom prst="rect">
                      <a:avLst/>
                    </a:prstGeom>
                  </pic:spPr>
                </pic:pic>
              </a:graphicData>
            </a:graphic>
          </wp:inline>
        </w:drawing>
      </w:r>
    </w:p>
    <w:p w14:paraId="2460BA72" w14:textId="2DDD7019" w:rsidR="00D470E6" w:rsidRDefault="00D470E6"/>
    <w:p w14:paraId="232229E7" w14:textId="1C171340" w:rsidR="00D470E6" w:rsidRDefault="00D470E6">
      <w:r>
        <w:t xml:space="preserve">Most permits were issued in 2022, General Construction leads, as opposed to the demolition where there were only 20 permits issued since 2016. </w:t>
      </w:r>
    </w:p>
    <w:sectPr w:rsidR="00D470E6">
      <w:headerReference w:type="default" r:id="rId2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EE03AA" w14:textId="77777777" w:rsidR="00270D3A" w:rsidRDefault="00270D3A">
      <w:pPr>
        <w:spacing w:line="240" w:lineRule="auto"/>
      </w:pPr>
      <w:r>
        <w:separator/>
      </w:r>
    </w:p>
  </w:endnote>
  <w:endnote w:type="continuationSeparator" w:id="0">
    <w:p w14:paraId="7239AD14" w14:textId="77777777" w:rsidR="00270D3A" w:rsidRDefault="00270D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BF7FDB" w14:textId="77777777" w:rsidR="00270D3A" w:rsidRDefault="00270D3A">
      <w:pPr>
        <w:spacing w:line="240" w:lineRule="auto"/>
      </w:pPr>
      <w:r>
        <w:separator/>
      </w:r>
    </w:p>
  </w:footnote>
  <w:footnote w:type="continuationSeparator" w:id="0">
    <w:p w14:paraId="2800381E" w14:textId="77777777" w:rsidR="00270D3A" w:rsidRDefault="00270D3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C465FF" w14:textId="77777777" w:rsidR="00354F70" w:rsidRDefault="00000000">
    <w:r>
      <w:t>HOMEWORK Project</w:t>
    </w:r>
  </w:p>
  <w:p w14:paraId="1389944C" w14:textId="77777777" w:rsidR="00354F70" w:rsidRDefault="00000000">
    <w:r>
      <w:t>CIS 4400 Spring 2023</w:t>
    </w:r>
  </w:p>
  <w:p w14:paraId="200AE4FA" w14:textId="77777777" w:rsidR="00354F70" w:rsidRDefault="00000000">
    <w:r>
      <w:t xml:space="preserve">Natalia Russu </w:t>
    </w:r>
  </w:p>
  <w:p w14:paraId="5CFF1B97" w14:textId="77777777" w:rsidR="00354F70" w:rsidRDefault="00354F7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A711D0"/>
    <w:multiLevelType w:val="multilevel"/>
    <w:tmpl w:val="37DEC1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066462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4F70"/>
    <w:rsid w:val="000839EA"/>
    <w:rsid w:val="00270D3A"/>
    <w:rsid w:val="00354F70"/>
    <w:rsid w:val="003659C5"/>
    <w:rsid w:val="00485CDC"/>
    <w:rsid w:val="00693612"/>
    <w:rsid w:val="00B32B02"/>
    <w:rsid w:val="00D470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3FB7005"/>
  <w15:docId w15:val="{82A2325A-DECD-9A4C-8CD2-BDB366C8DD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485CDC"/>
    <w:pPr>
      <w:tabs>
        <w:tab w:val="center" w:pos="4680"/>
        <w:tab w:val="right" w:pos="9360"/>
      </w:tabs>
      <w:spacing w:line="240" w:lineRule="auto"/>
    </w:pPr>
  </w:style>
  <w:style w:type="character" w:customStyle="1" w:styleId="HeaderChar">
    <w:name w:val="Header Char"/>
    <w:basedOn w:val="DefaultParagraphFont"/>
    <w:link w:val="Header"/>
    <w:uiPriority w:val="99"/>
    <w:rsid w:val="00485CDC"/>
  </w:style>
  <w:style w:type="paragraph" w:styleId="Footer">
    <w:name w:val="footer"/>
    <w:basedOn w:val="Normal"/>
    <w:link w:val="FooterChar"/>
    <w:uiPriority w:val="99"/>
    <w:unhideWhenUsed/>
    <w:rsid w:val="00485CDC"/>
    <w:pPr>
      <w:tabs>
        <w:tab w:val="center" w:pos="4680"/>
        <w:tab w:val="right" w:pos="9360"/>
      </w:tabs>
      <w:spacing w:line="240" w:lineRule="auto"/>
    </w:pPr>
  </w:style>
  <w:style w:type="character" w:customStyle="1" w:styleId="FooterChar">
    <w:name w:val="Footer Char"/>
    <w:basedOn w:val="DefaultParagraphFont"/>
    <w:link w:val="Footer"/>
    <w:uiPriority w:val="99"/>
    <w:rsid w:val="00485CDC"/>
  </w:style>
  <w:style w:type="character" w:styleId="Hyperlink">
    <w:name w:val="Hyperlink"/>
    <w:basedOn w:val="DefaultParagraphFont"/>
    <w:uiPriority w:val="99"/>
    <w:unhideWhenUsed/>
    <w:rsid w:val="00485CDC"/>
    <w:rPr>
      <w:color w:val="0000FF" w:themeColor="hyperlink"/>
      <w:u w:val="single"/>
    </w:rPr>
  </w:style>
  <w:style w:type="character" w:styleId="UnresolvedMention">
    <w:name w:val="Unresolved Mention"/>
    <w:basedOn w:val="DefaultParagraphFont"/>
    <w:uiPriority w:val="99"/>
    <w:semiHidden/>
    <w:unhideWhenUsed/>
    <w:rsid w:val="00485C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storage.cloud.google.com/homework1_russu/DOB_permits.csv" TargetMode="Externa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s://data.cityofnewyork.us/Housing-Development/DOB-NOW-Build-Approved-Permits/rbx6-tga4" TargetMode="External"/><Relationship Id="rId12" Type="http://schemas.openxmlformats.org/officeDocument/2006/relationships/hyperlink" Target="https://lucid.app/documents/view/afe9cb41-ba63-499a-b706-e346a4838e61" TargetMode="External"/><Relationship Id="rId17" Type="http://schemas.openxmlformats.org/officeDocument/2006/relationships/image" Target="media/image5.png"/><Relationship Id="rId25"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https://app.snowflake.com/us-east4.gcp/he04105/" TargetMode="External"/><Relationship Id="rId20" Type="http://schemas.openxmlformats.org/officeDocument/2006/relationships/hyperlink" Target="https://public.tableau.com/app/profile/natalia4559/viz/AtimelineofNYCissuedpermitsinNYC/Dashboard4"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NataliaRussuu/CIS-4400-Homework-1-2/blame/009a7210eb5a016cf768dbb8fd7ab721351120f3/DD_DOB_Permit_Issuance_2019-07-29.xlsx" TargetMode="External"/><Relationship Id="rId24" Type="http://schemas.openxmlformats.org/officeDocument/2006/relationships/hyperlink" Target="https://public.tableau.com/app/profile/natalia4559/viz/TreemapofissuedpermitsinNYC2016-2023/Dashboard3" TargetMode="Externa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7.jpe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storage.cloud.google.com/homework1_russu/DOB_permits.csv" TargetMode="External"/><Relationship Id="rId22" Type="http://schemas.openxmlformats.org/officeDocument/2006/relationships/hyperlink" Target="https://public.tableau.com/app/profile/natalia4559/viz/BarchartcomparisonofDOBpermitsissuedvspermitsexpired/Dashboard2"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9</Pages>
  <Words>811</Words>
  <Characters>4628</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Natalia</cp:lastModifiedBy>
  <cp:revision>4</cp:revision>
  <dcterms:created xsi:type="dcterms:W3CDTF">2023-05-16T19:53:00Z</dcterms:created>
  <dcterms:modified xsi:type="dcterms:W3CDTF">2023-05-16T20:35:00Z</dcterms:modified>
</cp:coreProperties>
</file>